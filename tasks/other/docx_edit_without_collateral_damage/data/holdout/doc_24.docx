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jc w:val="left"/>
      </w:pPr>
      <w:r>
        <w:t xml:space="preserve">Supplementary note 3: capacity held within the agreed envelope.</w:t>
      </w:r>
    </w:p>
    <w:p>
      <w:pPr>
        <w:jc w:val="left"/>
        <w:rPr>
          <w:del w:id="110" w:author="R. Iyer" w:date="2026-02-11T09:30:00Z"/>
        </w:rPr>
      </w:pPr>
      <w:r>
        <w:t xml:space="preserve">Capacity was reviewed</w:t>
      </w:r>
    </w:p>
    <w:p>
      <w:pPr>
        <w:jc w:val="left"/>
      </w:pPr>
      <w:r>
        <w:t xml:space="preserve"> and found sufficient.</w:t>
      </w:r>
    </w:p>
    <w:p>
      <w:pPr>
        <w:jc w:val="left"/>
      </w:pPr>
      <w:moveFromRangeStart w:id="120" w:name="mv1" w:author="R. Iyer" w:date="2026-02-11T09:31:00Z"/>
      <w:moveFrom w:id="121" w:author="R. Iyer" w:date="2026-02-11T09:31:00Z">
        <w:r>
          <w:t xml:space="preserve">Escalation paths were rewritten.</w:t>
        </w:r>
      </w:moveFrom>
      <w:moveFromRangeEnd w:id="120"/>
    </w:p>
    <w:p>
      <w:pPr>
        <w:jc w:val="left"/>
      </w:pPr>
      <w:moveToRangeStart w:id="122" w:name="mv1" w:author="R. Iyer" w:date="2026-02-11T09:31:00Z"/>
      <w:moveTo w:id="123" w:author="R. Iyer" w:date="2026-02-11T09:31:00Z">
        <w:r>
          <w:t xml:space="preserve">Escalation paths were rewritten.</w:t>
        </w:r>
      </w:moveTo>
      <w:moveToRangeEnd w:id="122"/>
    </w:p>
    <w:p>
      <w:pPr>
        <w:jc w:val="left"/>
      </w:pPr>
      <w:r>
        <w:rPr>
          <w:b/>
          <w:rPrChange w:id="130" w:author="R. Iyer" w:date="2026-02-11T09:32:00Z">
            <w:rPr/>
          </w:rPrChange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rPr>
          <w:del w:id="140" w:author="R. Iyer" w:date="2026-02-11T09:33:00Z"/>
        </w:trPr>
        <w:tc>
          <w:tcPr>
            <w:tcW w:w="2400" w:type="dxa"/>
          </w:tcPr>
          <w:p>
            <w:pPr>
              <w:jc w:val="left"/>
            </w:pPr>
            <w:r>
              <w:del w:id="141" w:author="R. Iyer" w:date="2026-02-11T09:33:00Z">
                <w:delText>West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2" w:author="R. Iyer" w:date="2026-02-11T09:33:00Z">
                <w:delText>0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3" w:author="R. Iyer" w:date="2026-02-11T09:33:00Z">
                <w:delText>retired</w:delText>
              </w:del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