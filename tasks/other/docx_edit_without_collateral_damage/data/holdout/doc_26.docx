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1.xml" ContentType="application/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pStyle w:val="Heading1"/>
        <w:jc w:val="left"/>
      </w:pPr>
      <w:r>
        <w:t xml:space="preserve">Quarterly Operations Review</w:t>
      </w:r>
    </w:p>
    <w:p>
      <w:pPr>
        <w:jc w:val="left"/>
      </w:pPr>
      <w:r>
        <w:t xml:space="preserve">This section summarises throughput, incident load and the remediation backlog for the period under review.</w:t>
      </w:r>
    </w:p>
    <w:p>
      <w:pPr>
        <w:jc w:val="left"/>
      </w:pPr>
      <w:r>
        <w:t xml:space="preserve">Throughput rose by nine percent</w:t>
      </w:r>
      <w:r>
        <w:footnoteReference w:id="1"/>
      </w:r>
      <w:r>
        <w:t xml:space="preserve"> against the prior quarter.</w:t>
      </w:r>
    </w:p>
    <w:p>
      <w:pPr>
        <w:jc w:val="left"/>
      </w:pPr>
      <w:commentRangeStart w:id="1"/>
      <w:r>
        <w:t xml:space="preserve">Unit cost fell to 4.21 per shipment.</w:t>
      </w:r>
      <w:commentRangeEnd w:id="1"/>
      <w:r>
        <w:commentReference w:id="1"/>
      </w:r>
    </w:p>
    <w:p>
      <w:pPr>
        <w:jc w:val="left"/>
      </w:pPr>
      <w:ins w:id="101" w:author="R. Iyer" w:date="2026-02-11T09:20:00Z">
        <w:r>
          <w:t xml:space="preserve">Backlog closure improved. </w:t>
        </w:r>
      </w:ins>
      <w:del w:id="102" w:author="R. Iyer" w:date="2026-02-11T09:21:00Z">
        <w:r>
          <w:delText xml:space="preserve">Backlog remains a concern. </w:delText>
        </w:r>
      </w:del>
      <w:r>
        <w:t>Remediation continues.</w:t>
      </w:r>
    </w:p>
    <w:p>
      <w:pPr>
        <w:jc w:val="left"/>
      </w:pPr>
      <w:r>
        <w:t xml:space="preserve">Supplementary note 1: capacity held within the agreed envelope.</w:t>
      </w:r>
    </w:p>
    <w:p>
      <w:pPr>
        <w:jc w:val="left"/>
        <w:rPr>
          <w:del w:id="110" w:author="R. Iyer" w:date="2026-02-11T09:30:00Z"/>
        </w:rPr>
      </w:pPr>
      <w:r>
        <w:t xml:space="preserve">Capacity was reviewed</w:t>
      </w:r>
    </w:p>
    <w:p>
      <w:pPr>
        <w:jc w:val="left"/>
      </w:pPr>
      <w:r>
        <w:t xml:space="preserve"> and found sufficient.</w:t>
      </w:r>
    </w:p>
    <w:p>
      <w:pPr>
        <w:jc w:val="left"/>
      </w:pPr>
      <w:moveFromRangeStart w:id="120" w:name="mv1" w:author="R. Iyer" w:date="2026-02-11T09:31:00Z"/>
      <w:moveFrom w:id="121" w:author="R. Iyer" w:date="2026-02-11T09:31:00Z">
        <w:r>
          <w:t xml:space="preserve">Escalation paths were rewritten.</w:t>
        </w:r>
      </w:moveFrom>
      <w:moveFromRangeEnd w:id="120"/>
    </w:p>
    <w:p>
      <w:pPr>
        <w:jc w:val="left"/>
      </w:pPr>
      <w:moveToRangeStart w:id="122" w:name="mv1" w:author="R. Iyer" w:date="2026-02-11T09:31:00Z"/>
      <w:moveTo w:id="123" w:author="R. Iyer" w:date="2026-02-11T09:31:00Z">
        <w:r>
          <w:t xml:space="preserve">Escalation paths were rewritten.</w:t>
        </w:r>
      </w:moveTo>
      <w:moveToRangeEnd w:id="122"/>
    </w:p>
    <w:p>
      <w:pPr>
        <w:jc w:val="left"/>
      </w:pPr>
      <w:r>
        <w:rPr>
          <w:b/>
          <w:rPrChange w:id="130" w:author="R. Iyer" w:date="2026-02-11T09:32:00Z">
            <w:rPr/>
          </w:rPrChange>
        </w:rPr>
        <w:t xml:space="preserve">Service credits were applied.</w:t>
      </w:r>
    </w:p>
    <w:p>
      <w:pPr>
        <w:pStyle w:val="Heading2"/>
        <w:jc w:val="left"/>
      </w:pPr>
      <w:r>
        <w:t xml:space="preserve">Findings</w:t>
      </w:r>
    </w:p>
    <w:p>
      <w:pPr>
        <w:numPr>
          <w:ilvl w:val="0"/>
          <w:numId w:val="1"/>
        </w:numPr>
        <w:jc w:val="left"/>
      </w:pPr>
      <w:r>
        <w:t xml:space="preserve">Incident volume declined in every region.</w:t>
      </w:r>
    </w:p>
    <w:p>
      <w:pPr>
        <w:numPr>
          <w:ilvl w:val="1"/>
          <w:numId w:val="1"/>
        </w:numPr>
        <w:jc w:val="left"/>
      </w:pPr>
      <w:r>
        <w:t xml:space="preserve">The largest fall was in the northern cluster.</w:t>
      </w:r>
    </w:p>
    <w:p>
      <w:pPr>
        <w:numPr>
          <w:ilvl w:val="0"/>
          <w:numId w:val="1"/>
        </w:numPr>
        <w:jc w:val="left"/>
      </w:pPr>
      <w:r>
        <w:t xml:space="preserve">Two suppliers missed their service commitments.</w:t>
      </w:r>
    </w:p>
    <w:p>
      <w:pPr>
        <w:jc w:val="left"/>
      </w:pPr>
      <w:bookmarkStart w:id="5" w:name="spec_ref"/>
      <w:hyperlink r:id="rId9">
        <w:r>
          <w:rPr>
            <w:rStyle w:val="Emphasis"/>
          </w:rPr>
          <w:t>See the published specification.</w:t>
        </w:r>
      </w:hyperlink>
      <w:bookmarkEnd w:id="5"/>
    </w:p>
    <w:sdt>
      <w:sdtPr>
        <w:alias w:val="Owner"/>
        <w:tag w:val="owner"/>
        <w:id w:val="77"/>
        <w:text/>
      </w:sdtPr>
      <w:sdtContent>
        <w:p>
          <w:pPr>
            <w:jc w:val="left"/>
          </w:pPr>
          <w:r>
            <w:t>Owner: operations</w:t>
          </w:r>
        </w:p>
      </w:sdtContent>
    </w:sdt>
    <w:tbl>
      <w:tblPr>
        <w:tblStyle w:val="TableGrid"/>
        <w:tblW w:w="0" w:type="auto"/>
      </w:tblPr>
      <w:tr>
        <w:trPr>
          <w:del w:id="140" w:author="R. Iyer" w:date="2026-02-11T09:33:00Z"/>
        </w:trPr>
        <w:tc>
          <w:tcPr>
            <w:tcW w:w="2400" w:type="dxa"/>
          </w:tcPr>
          <w:p>
            <w:pPr>
              <w:jc w:val="left"/>
            </w:pPr>
            <w:r>
              <w:del w:id="141" w:author="R. Iyer" w:date="2026-02-11T09:33:00Z">
                <w:delText>West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2" w:author="R. Iyer" w:date="2026-02-11T09:33:00Z">
                <w:delText>0</w:delText>
              </w:del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del w:id="143" w:author="R. Iyer" w:date="2026-02-11T09:33:00Z">
                <w:delText>retired</w:delText>
              </w:del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Region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Incidents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Trend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North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14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down</w:t>
            </w:r>
          </w:p>
        </w:tc>
      </w:tr>
      <w:tr>
        <w:tc>
          <w:tcPr>
            <w:tcW w:w="2400" w:type="dxa"/>
          </w:tcPr>
          <w:p>
            <w:pPr>
              <w:jc w:val="left"/>
            </w:pPr>
            <w:r>
              <w:t>South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17</w:t>
            </w:r>
          </w:p>
        </w:tc>
        <w:tc>
          <w:tcPr>
            <w:tcW w:w="2400" w:type="dxa"/>
          </w:tcPr>
          <w:p>
            <w:pPr>
              <w:jc w:val="left"/>
            </w:pPr>
            <w:r>
              <w:t>flat</w:t>
            </w:r>
          </w:p>
        </w:tc>
      </w:tr>
    </w:tbl>
    <w:p>
      <w:pPr>
        <w:jc w:val="left"/>
      </w:pPr>
      <w:r>
        <w:drawing>
          <wp:inline xmlns:wp="http://schemas.openxmlformats.org/drawingml/2006/wordprocessingDrawing" distT="0" distB="0" distL="0" distR="0">
            <wp:extent cx="304800" cy="304800"/>
            <wp:docPr id="1" name="chip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hip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Quote"/>
        <w:jc w:val="left"/>
      </w:pPr>
      <w:r>
        <w:t xml:space="preserve">The remainder of the review is unchanged from the last cycle.</w:t>
      </w:r>
    </w:p>
    <w:sectPr>
      <w:headerReference w:type="default" r:id="rId6"/>
      <w:footerReference w:type="default" r:id="rId7"/>
      <w:pgSz w:w="11906" w:h="16838"/>
      <w:pgMar w:top="1134" w:right="1134" w:bottom="1134" w:left="1134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w14="http://schemas.microsoft.com/office/word/2010/wordml">
  <w:comment w:id="1" w:author="R. Iyer" w:date="2026-02-11T09:14:00Z" w:initials="RI">
    <w:p>
      <w:r>
        <w:t>Confirm this figure with finance before publication.</w:t>
      </w:r>
    </w:p>
  </w:comment>
</w:comments>
</file>

<file path=word/footer1.xml><?xml version="1.0" encoding="utf-8"?>
<w:ftr xmlns:w="http://schemas.openxmlformats.org/wordprocessingml/2006/main" xmlns:r="http://schemas.openxmlformats.org/officeDocument/2006/relationships" xmlns:w14="http://schemas.microsoft.com/office/word/2010/wordml">
  <w:p>
    <w:pPr>
      <w:jc w:val="center"/>
    </w:pPr>
    <w:r>
      <w:t xml:space="preserve">[[CYCLE]] | </w:t>
    </w:r>
    <w:r>
      <w:fldChar w:fldCharType="begin"/>
    </w:r>
    <w:r>
      <w:instrText xml:space="preserve"> PAGE </w:instrText>
    </w:r>
    <w:r>
      <w:fldChar w:fldCharType="end"/>
    </w:r>
  </w:p>
</w:ftr>
</file>

<file path=word/footnotes.xml><?xml version="1.0" encoding="utf-8"?>
<w:footnotes xmlns:w="http://schemas.openxmlformats.org/wordprocessingml/2006/main" xmlns:r="http://schemas.openxmlformats.org/officeDocument/2006/relationships" xmlns:w14="http://schemas.microsoft.com/office/word/2010/wordml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jc w:val="left"/>
      </w:pPr>
      <w:r>
        <w:footnoteRef/>
      </w:r>
      <w:r>
        <w:t xml:space="preserve"> Measured against the 2023 baseline.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14="http://schemas.microsoft.com/office/word/2010/wordml">
  <w:p>
    <w:pPr>
      <w:jc w:val="right"/>
    </w:pPr>
    <w:r>
      <w:t>Quarterly Operations Review — [[CYCLE]]</w:t>
    </w:r>
  </w:p>
</w:hdr>
</file>

<file path=word/numbering.xml><?xml version="1.0" encoding="utf-8"?>
<w:numbering xmlns:w="http://schemas.openxmlformats.org/wordprocessingml/2006/main" xmlns:r="http://schemas.openxmlformats.org/officeDocument/2006/relationships" xmlns:w14="http://schemas.microsoft.com/office/word/2010/wordml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w14="http://schemas.microsoft.com/office/word/2010/wordml">
  <w:zoom w:percent="100"/>
  <w:defaultTabStop w:val="720"/>
  <w:trackChanges/>
  <w:evenAndOddHeaders w:val="false"/>
  <w:rsids>
    <w:rsidRoot w:val="00A1B2C3"/>
    <w:rsid w:val="00A1B2C3"/>
  </w:rsids>
</w:settings>
</file>

<file path=word/styles.xml><?xml version="1.0" encoding="utf-8"?>
<w:styles xmlns:w="http://schemas.openxmlformats.org/wordprocessingml/2006/main" xmlns:r="http://schemas.openxmlformats.org/officeDocument/2006/relationships" xmlns:w14="http://schemas.microsoft.com/office/word/2010/wordml">
  <w:docDefaults>
    <w:rPrDefault>
      <w:rPr>
        <w:rFonts w:ascii="Calibri" w:hAnsi="Calibri"/>
        <w:sz w:val="22"/>
      </w:rPr>
    </w:rPrDefault>
  </w:docDefaults>
  <w:style w:type="paragraph" w:default="1" w:styleId="Normal">
    <w:name w:val="Normal"/>
    <w:pPr>
      <w:spacing w:after="160"/>
    </w:pPr>
  </w:style>
  <w:style w:type="paragraph" w:styleId="Heading1">
    <w:name w:val="heading 1"/>
    <w:basedOn w:val="Normal"/>
    <w:pPr>
      <w:outlineLvl w:val="0"/>
    </w:pPr>
    <w:rPr>
      <w:b/>
      <w:sz w:val="32"/>
      <w:color w:val="1F4E79"/>
    </w:rPr>
  </w:style>
  <w:style w:type="paragraph" w:styleId="Heading2">
    <w:name w:val="heading 2"/>
    <w:basedOn w:val="Normal"/>
    <w:pPr>
      <w:outlineLvl w:val="1"/>
    </w:pPr>
    <w:rPr>
      <w:b/>
      <w:sz w:val="26"/>
      <w:color w:val="2E74B5"/>
    </w:rPr>
  </w:style>
  <w:style w:type="paragraph" w:styleId="Quote">
    <w:name w:val="Quote"/>
    <w:basedOn w:val="Normal"/>
    <w:pPr>
      <w:ind w:left="720"/>
    </w:pPr>
    <w:rPr>
      <w:i/>
    </w:rPr>
  </w:style>
  <w:style w:type="character" w:styleId="Emphasis">
    <w:name w:val="Emphasis"/>
    <w:rPr>
      <w:i/>
      <w:color w:val="C00000"/>
    </w:rPr>
  </w:style>
  <w:style w:type="table" w:styleId="TableGrid">
    <w:name w:val="Table Grid"/>
    <w:tblPr>
      <w:tblBorders>
        <w:top w:val="single" w:sz="4" w:color="auto"/>
        <w:left w:val="single" w:sz="4" w:color="auto"/>
        <w:bottom w:val="single" w:sz="4" w:color="auto"/>
        <w:right w:val="single" w:sz="4" w:color="auto"/>
        <w:insideH w:val="single" w:sz="4" w:color="auto"/>
        <w:insideV w:val="single" w:sz="4" w:color="auto"/>
      </w:tblBorders>
    </w:tbl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
<Relationship Id="rId3" Type="http://schemas.openxmlformats.org/officeDocument/2006/relationships/settings" Target="settings.xml"/>
<Relationship Id="rId4" Type="http://schemas.openxmlformats.org/officeDocument/2006/relationships/footnotes" Target="footnotes.xml"/>
<Relationship Id="rId5" Type="http://schemas.openxmlformats.org/officeDocument/2006/relationships/comments" Target="comments.xml"/>
<Relationship Id="rId6" Type="http://schemas.openxmlformats.org/officeDocument/2006/relationships/header" Target="header1.xml"/>
<Relationship Id="rId7" Type="http://schemas.openxmlformats.org/officeDocument/2006/relationships/footer" Target="footer1.xml"/>
<Relationship Id="rId8" Type="http://schemas.openxmlformats.org/officeDocument/2006/relationships/image" Target="media/image1.png"/>
<Relationship Id="rId9" Type="http://schemas.openxmlformats.org/officeDocument/2006/relationships/hyperlink" Target="https://example.invalid/spec" TargetMode="External"/>
<Relationship Id="rId10" Type="http://schemas.openxmlformats.org/officeDocument/2006/relationships/customXml" Target="../customXml/item1.xml"/>
</Relationships>
</file>

<file path=customXml/item1.xml><?xml version="1.0" encoding="utf-8"?>
<review xmlns="urn:acme:review">
  <cycle>Q1</cycle>
  <owner>operations</owner>
</review>
</file>

<file path=docProps/app.xml><?xml version="1.0" encoding="utf-8"?>
<Properties xmlns="http://schemas.openxmlformats.org/officeDocument/2006/extended-properties">
  <Application>Legacy Report Writer</Application>
  <Pages>2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Quarterly Operations Review</dc:title>
  <dc:creator>operations</dc:creator>
  <cp:lastModifiedBy>operations</cp:lastModifiedBy>
  <dcterms:created xsi:type="dcterms:W3CDTF">2026-01-05T08:00:00Z</dcterms:created>
</cp:coreProperties>
</file>